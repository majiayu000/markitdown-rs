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r>
        <w:rPr>
          <w:b/>
        </w:rPr>
        <w:t xml:space="preserve">bold</w:t>
      </w:r>
      <w:r>
        <w:t xml:space="preserve"> </w:t>
      </w:r>
      <w:r>
        <w:rPr>
          <w:i/>
        </w:rPr>
        <w:t xml:space="preserve">italic</w:t>
      </w:r>
      <w:r>
        <w:t xml:space="preserve"> </w:t>
      </w:r>
      <w:r>
        <w:rPr>
          <w:b/>
          <w:i/>
        </w:rPr>
        <w:t xml:space="preserve">both</w:t>
      </w:r>
      <w:r>
        <w:t xml:space="preserve"> </w:t>
      </w:r>
      <w:r>
        <w:rPr>
          <w:u w:val="single"/>
        </w:rPr>
        <w:t xml:space="preserve">underline</w:t>
      </w:r>
      <w:r>
        <w:t xml:space="preserve"> </w:t>
      </w:r>
      <w:r>
        <w:rPr>
          <w:u/>
        </w:rPr>
        <w:t xml:space="preserve">no-val underline</w:t>
      </w:r>
      <w:r>
        <w:t xml:space="preserve"> </w:t>
      </w:r>
      <w:r>
        <w:rPr>
          <w:strike/>
        </w:rPr>
        <w:t xml:space="preserve">strike</w:t>
      </w:r>
      <w:r>
        <w:t xml:space="preserve"> </w:t>
      </w:r>
      <w:r>
        <w:rPr>
          <w:dstrike/>
        </w:rPr>
        <w:t xml:space="preserve">double strike</w:t>
      </w:r>
      <w:r>
        <w:t xml:space="preserve"> </w:t>
      </w:r>
      <w:r>
        <w:rPr>
          <w:vertAlign w:val="superscript"/>
        </w:rPr>
        <w:t xml:space="preserve">super</w:t>
      </w:r>
      <w:r>
        <w:t xml:space="preserve"> </w:t>
      </w:r>
      <w:r>
        <w:rPr>
          <w:vertAlign w:val="subscript"/>
        </w:rPr>
        <w:t xml:space="preserve">sub</w:t>
      </w:r>
    </w:p>
    <w:p>
      <w:r>
        <w:rPr>
          <w:b w:val="0"/>
        </w:rPr>
        <w:t xml:space="preserve">off</w:t>
      </w:r>
      <w:r>
        <w:t xml:space="preserve"> </w:t>
      </w:r>
      <w:r>
        <w:rPr>
          <w:i w:val="false"/>
        </w:rPr>
        <w:t xml:space="preserve">false</w:t>
      </w:r>
      <w:r>
        <w:t xml:space="preserve"> </w:t>
      </w:r>
      <w:r>
        <w:rPr>
          <w:caps/>
        </w:rPr>
        <w:t xml:space="preserve">caps</w:t>
      </w:r>
      <w:r>
        <w:t xml:space="preserve"> </w:t>
      </w:r>
      <w:r>
        <w:rPr>
          <w:highlight w:val="yellow"/>
        </w:rPr>
        <w:t xml:space="preserve">highlight</w:t>
      </w:r>
      <w:r>
        <w:t xml:space="preserve"> </w:t>
      </w:r>
      <w:r>
        <w:rPr>
          <w:rStyle w:val="Strong"/>
        </w:rPr>
        <w:t xml:space="preserve">strong style</w:t>
      </w:r>
    </w:p>
    <w:p>
      <w:r>
        <w:t xml:space="preserve">hel</w:t>
      </w:r>
      <w:r>
        <w:rPr>
          <w:b/>
        </w:rPr>
        <w:t xml:space="preserve">lo</w:t>
      </w:r>
      <w:r>
        <w:rPr>
          <w:b/>
        </w:rPr>
        <w:t xml:space="preserve"> wor</w:t>
      </w:r>
      <w:r>
        <w:t xml:space="preserve">ld </w:t>
      </w:r>
      <w:r>
        <w:rPr>
          <w:i/>
        </w:rPr>
        <w:t xml:space="preserve"> spaced </w:t>
      </w:r>
      <w:r>
        <w:t xml:space="preserve">end</w:t>
      </w:r>
    </w:p>
    <w:p>
      <w:r>
        <w:rPr>
          <w:b/>
        </w:rPr>
        <w:t xml:space="preserve">bold </w:t>
      </w:r>
      <w:r>
        <w:rPr>
          <w:b/>
          <w:i/>
        </w:rPr>
        <w:t xml:space="preserve">then bold italic</w:t>
      </w:r>
      <w:r>
        <w:t xml:space="preserve"> then plain</w:t>
      </w:r>
    </w:p>
    <w:p>
      <w:r>
        <w:t xml:space="preserve">“smart” ‘quotes’ — dash – en … ellipsis</w:t>
      </w:r>
    </w:p>
    <w:p>
      <w:r>
        <w:t xml:space="preserve">Escapes: *star* _under_ __dunder__ ** \backslash `tick` #hash &lt;angle&gt; &amp; amp [b]</w:t>
      </w:r>
    </w:p>
    <w:p>
      <w:r>
        <w:t xml:space="preserve">Tabs:</w:t>
      </w:r>
      <w:r>
        <w:tab/>
      </w:r>
      <w:r>
        <w:t xml:space="preserve">after tab</w:t>
      </w:r>
      <w:r>
        <w:tab/>
        <w:tab/>
      </w:r>
      <w:r>
        <w:t xml:space="preserve">two tabs</w:t>
      </w:r>
    </w:p>
    <w:p>
      <w:r>
        <w:t xml:space="preserve">Line</w:t>
      </w:r>
      <w:r>
        <w:br/>
      </w:r>
      <w:r>
        <w:t xml:space="preserve">break and page</w:t>
      </w:r>
      <w:r>
        <w:br w:type="page"/>
      </w:r>
      <w:r>
        <w:t xml:space="preserve">break</w:t>
      </w:r>
      <w:r>
        <w:br w:type="column"/>
      </w:r>
      <w:r>
        <w:t xml:space="preserve">column</w:t>
      </w:r>
    </w:p>
    <w:p>
      <w:r>
        <w:t xml:space="preserve">Special: no</w:t>
      </w:r>
      <w:r>
        <w:noBreakHyphen/>
      </w:r>
      <w:r>
        <w:t xml:space="preserve">break soft</w:t>
      </w:r>
      <w:r>
        <w:softHyphen/>
      </w:r>
      <w:r>
        <w:t xml:space="preserve">hyphen</w:t>
      </w:r>
    </w:p>
    <w:p>
      <w:r>
        <w:t xml:space="preserve">Symbols:</w:t>
      </w:r>
      <w:r>
        <w:sym w:font="Wingdings" w:char="F0E0"/>
      </w:r>
      <w:r>
        <w:sym w:font="Symbol" w:char="F061"/>
      </w:r>
      <w:r>
        <w:sym w:font="Nope" w:char="0041"/>
      </w:r>
    </w:p>
    <w:p>
      <w:r>
        <w:t xml:space="preserve"> nbsp inside  and trailing spaces   </w:t>
      </w:r>
    </w:p>
    <w:p>
      <w:r>
        <w:t xml:space="preserve"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r>
        <w:t xml:space="preserve">中文段落，包含标点。日本語のテキスト。한국어 텍스트.</w:t>
      </w:r>
    </w:p>
    <w:p>
      <w:r>
        <w:t xml:space="preserve">RTL: שלום مرحبا and emoji 😀🚀</w:t>
      </w:r>
    </w:p>
    <w:p>
      <w:r>
        <w:t xml:space="preserve">   </w:t>
      </w:r>
    </w:p>
    <w:p>
      <w:r>
        <w:rPr>
          <w:b/>
        </w:rPr>
        <w:t xml:space="preserve">   </w:t>
      </w:r>
    </w:p>
    <w:p>
      <w:r>
        <w:t xml:space="preserve">entity &amp; &lt;tag&gt; © ☃</w:t>
      </w:r>
    </w:p>
    <w:p>
      <w:r>
        <w:t xml:space="preserve">Deleted text is dropped: </w:t>
      </w:r>
      <w:del w:id="2" w:author="x">
        <w:r>
          <w:delText>gone</w:delText>
        </w:r>
      </w:del>
      <w:ins w:id="3" w:author="x">
        <w:r>
          <w:t>inserted</w:t>
        </w:r>
      </w:ins>
    </w:p>
    <w:p>
      <w:pPr>
        <w:rPr>
          <w:del w:id="4" w:author="x"/>
        </w:rPr>
      </w:pPr>
      <w:r>
        <w:t>deleted paragraph mark joins </w:t>
      </w:r>
    </w:p>
    <w:p>
      <w:r>
        <w:t xml:space="preserve">the next paragraph</w:t>
      </w:r>
    </w:p>
    <w:p>
      <w:smartTag w:uri="x" w:element="y">
        <w:r>
          <w:t>smart tag text</w:t>
        </w:r>
      </w:smartTag>
      <w:customXml w:element="z">
        <w:r>
          <w:t>custom xml is dropped</w:t>
        </w:r>
      </w:customXml>
      <w:fldSimple w:instr="PAGE">
        <w:r>
          <w:t>simple field dropped</w:t>
        </w:r>
      </w:fldSimple>
    </w:p>
    <w:p>
      <w:r>
        <w:rPr>
          <w:smallCaps/>
        </w:rPr>
        <w:t xml:space="preserve">caps lock</w:t>
      </w:r>
      <w:r>
        <w:t xml:space="preserve"> </w:t>
      </w:r>
      <w:r>
        <w:rPr>
          <w:b/>
          <w:vertAlign w:val="superscript"/>
        </w:rPr>
        <w:t xml:space="preserve">sup bold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