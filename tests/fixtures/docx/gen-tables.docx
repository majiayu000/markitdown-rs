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 xmlns:wps="http://schemas.microsoft.com/office/word/2010/wordprocessingShape" xmlns:w14="http://schemas.microsoft.com/office/word/2010/wordml" mc:Ignorable="w14">
  <w:body>
    <w:p>
      <w:r>
        <w:t xml:space="preserve">Header row repeated (tblHeader):</w:t>
      </w:r>
    </w:p>
    <w:tbl>
      <w:tblPr>
        <w:tblStyle w:val="TableGrid"/>
      </w:tblPr>
      <w:tr>
        <w:trPr>
          <w:tblHeader/>
        </w:trPr>
        <w:tc>
          <w:tcPr/>
          <w:p>
            <w:r>
              <w:t xml:space="preserve">Name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alpha</w:t>
            </w:r>
          </w:p>
        </w:tc>
        <w:tc>
          <w:tcPr/>
          <w:p>
            <w:r>
              <w:t xml:space="preserve">1</w:t>
            </w:r>
          </w:p>
        </w:tc>
      </w:tr>
      <w:tr>
        <w:tc>
          <w:tcPr/>
          <w:p>
            <w:r>
              <w:t xml:space="preserve">beta</w:t>
            </w:r>
          </w:p>
        </w:tc>
        <w:tc>
          <w:tcPr/>
          <w:p>
            <w:r>
              <w:t xml:space="preserve">2</w:t>
            </w:r>
          </w:p>
        </w:tc>
      </w:tr>
    </w:tbl>
    <w:p>
      <w:r>
        <w:t xml:space="preserve">Merged cells:</w:t>
      </w:r>
    </w:p>
    <w:tbl>
      <w:tblPr>
        <w:tblStyle w:val="TableGrid"/>
      </w:tblPr>
      <w:tr>
        <w:tc>
          <w:tcPr>
            <w:gridSpan w:val="2"/>
          </w:tcPr>
          <w:p>
            <w:r>
              <w:t xml:space="preserve">spans two</w:t>
            </w:r>
          </w:p>
        </w:tc>
        <w:tc>
          <w:tcPr/>
          <w:p>
            <w:r>
              <w:t xml:space="preserve">c</w:t>
            </w:r>
          </w:p>
        </w:tc>
      </w:tr>
      <w:tr>
        <w:tc>
          <w:tcPr>
            <w:vMerge w:val="restart"/>
          </w:tcPr>
          <w:p>
            <w:r>
              <w:t xml:space="preserve">tall</w:t>
            </w:r>
          </w:p>
        </w:tc>
        <w:tc>
          <w:tcPr/>
          <w:p>
            <w:r>
              <w:t xml:space="preserve">x</w:t>
            </w:r>
          </w:p>
        </w:tc>
        <w:tc>
          <w:tcPr/>
          <w:p>
            <w:r>
              <w:t xml:space="preserve">y</w:t>
            </w:r>
          </w:p>
        </w:tc>
      </w:tr>
      <w:tr>
        <w:tc>
          <w:tcPr>
            <w:vMerge/>
          </w:tcPr>
          <w:p>
            <w:r>
              <w:t xml:space="preserve">hidden</w:t>
            </w:r>
          </w:p>
        </w:tc>
        <w:tc>
          <w:tcPr/>
          <w:p>
            <w:r>
              <w:t xml:space="preserve">z</w:t>
            </w:r>
          </w:p>
        </w:tc>
        <w:tc>
          <w:tcPr/>
          <w:p>
            <w:r>
              <w:t xml:space="preserve">w</w:t>
            </w:r>
          </w:p>
        </w:tc>
      </w:tr>
    </w:tbl>
    <w:p>
      <w:r>
        <w:t xml:space="preserve">Nested table (issue 1248):</w:t>
      </w:r>
    </w:p>
    <w:tbl>
      <w:tblPr>
        <w:tblStyle w:val="TableGrid"/>
      </w:tblPr>
      <w:tr>
        <w:tc>
          <w:tcPr/>
          <w:p>
            <w:r>
              <w:t xml:space="preserve">outer</w:t>
            </w:r>
          </w:p>
        </w:tc>
        <w:tc>
          <w:tcPr/>
          <w:p>
            <w:r>
              <w:t xml:space="preserve">before</w:t>
            </w:r>
          </w:p>
          <w:tbl>
            <w:tblPr>
              <w:tblStyle w:val="TableGrid"/>
            </w:tblPr>
            <w:tr>
              <w:tc>
                <w:tcPr/>
                <w:p>
                  <w:r>
                    <w:t xml:space="preserve">inner a</w:t>
                  </w:r>
                </w:p>
              </w:tc>
              <w:tc>
                <w:tcPr/>
                <w:p>
                  <w:r>
                    <w:t xml:space="preserve">inner b</w:t>
                  </w:r>
                </w:p>
              </w:tc>
            </w:tr>
            <w:tr>
              <w:tc>
                <w:tcPr/>
                <w:p>
                  <w:r>
                    <w:t xml:space="preserve">inner c</w:t>
                  </w:r>
                </w:p>
              </w:tc>
              <w:tc>
                <w:tcPr/>
                <w:p>
                  <w:r>
                    <w:t xml:space="preserve">inner d</w:t>
                  </w:r>
                </w:p>
              </w:tc>
            </w:tr>
          </w:tbl>
          <w:p>
            <w:r>
              <w:t xml:space="preserve">after</w:t>
            </w:r>
          </w:p>
        </w:tc>
      </w:tr>
    </w:tbl>
    <w:p>
      <w:r>
        <w:t xml:space="preserve">Pipes, breaks and paragraphs in cells (issue 2438):</w:t>
      </w:r>
    </w:p>
    <w:tbl>
      <w:tblPr>
        <w:tblStyle w:val="TableGrid"/>
      </w:tblPr>
      <w:tr>
        <w:tc>
          <w:tcPr/>
          <w:p>
            <w:r>
              <w:t xml:space="preserve">a | b</w:t>
            </w:r>
          </w:p>
        </w:tc>
        <w:tc>
          <w:tcPr/>
          <w:p>
            <w:r>
              <w:t xml:space="preserve">line one</w:t>
            </w:r>
            <w:r>
              <w:br/>
            </w:r>
            <w:r>
              <w:t xml:space="preserve">line two</w:t>
            </w:r>
          </w:p>
        </w:tc>
      </w:tr>
      <w:tr>
        <w:tc>
          <w:tcPr/>
          <w:p>
            <w:r>
              <w:t xml:space="preserve">para one</w:t>
            </w:r>
          </w:p>
          <w:p>
            <w:r>
              <w:t xml:space="preserve">para two</w:t>
            </w:r>
          </w:p>
        </w:tc>
        <w:tc>
          <w:tcPr/>
          <w:p/>
        </w:tc>
      </w:tr>
      <w:tr>
        <w:tc>
          <w:tcPr/>
          <w:p>
            <w:r>
              <w:rPr>
                <w:b/>
              </w:rPr>
              <w:t xml:space="preserve">bold</w:t>
            </w:r>
            <w:r>
              <w:t xml:space="preserve"> cell</w:t>
            </w:r>
          </w:p>
        </w:tc>
        <w:tc>
          <w:tcPr/>
          <w:p>
            <w:r>
              <w:t xml:space="preserve">list in cell</w:t>
            </w:r>
          </w:p>
        </w:tc>
      </w:tr>
    </w:tbl>
    <w:p>
      <w:r>
        <w:t xml:space="preserve">All header rows:</w:t>
      </w:r>
    </w:p>
    <w:tbl>
      <w:tblPr>
        <w:tblStyle w:val="TableGrid"/>
      </w:tblPr>
      <w:tr>
        <w:trPr>
          <w:tblHeader/>
        </w:trPr>
        <w:tc>
          <w:tcPr/>
          <w:p>
            <w:r>
              <w:t xml:space="preserve">only</w:t>
            </w:r>
          </w:p>
        </w:tc>
        <w:tc>
          <w:tcPr/>
          <w:p>
            <w:r>
              <w:t xml:space="preserve">header</w:t>
            </w:r>
          </w:p>
        </w:tc>
      </w:tr>
    </w:tbl>
    <w:p>
      <w:r>
        <w:t xml:space="preserve">Deleted row is dropped:</w:t>
      </w:r>
    </w:p>
    <w:tbl>
      <w:tblPr>
        <w:tblStyle w:val="TableGrid"/>
      </w:tblPr>
      <w:tr>
        <w:tc>
          <w:tcPr/>
          <w:p>
            <w:r>
              <w:t xml:space="preserve">kept</w:t>
            </w:r>
          </w:p>
        </w:tc>
      </w:tr>
      <w:tr>
        <w:trPr>
          <w:del w:id="1" w:author="x" w:date="2026-01-01T00:00:00Z"/>
        </w:trPr>
        <w:tc>
          <w:tcPr/>
          <w:p>
            <w:r>
              <w:t xml:space="preserve">deleted</w:t>
            </w:r>
          </w:p>
        </w:tc>
      </w:tr>
    </w:tbl>
    <w:p>
      <w:r>
        <w:t xml:space="preserve">Ragged rows:</w:t>
      </w:r>
    </w:p>
    <w:tbl>
      <w:tblPr>
        <w:tblStyle w:val="TableGrid"/>
      </w:tblPr>
      <w:tr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2</w:t>
            </w:r>
          </w:p>
        </w:tc>
        <w:tc>
          <w:tcPr/>
          <w:p>
            <w:r>
              <w:t xml:space="preserve">3</w:t>
            </w:r>
          </w:p>
        </w:tc>
      </w:tr>
      <w:tr>
        <w:tc>
          <w:tcPr/>
          <w:p>
            <w:r>
              <w:t xml:space="preserve">only one</w:t>
            </w:r>
          </w:p>
        </w:tc>
      </w:tr>
    </w:tbl>
    <w:p>
      <w:r>
        <w:t xml:space="preserve">Bookmark between rows disables merging:</w:t>
      </w:r>
    </w:p>
    <w:tbl>
      <w:tblPr/>
      <w:tr>
        <w:tc>
          <w:tcPr>
            <w:vMerge w:val="restart"/>
          </w:tcPr>
          <w:p>
            <w:r>
              <w:t xml:space="preserve">a</w:t>
            </w:r>
          </w:p>
        </w:tc>
      </w:tr>
      <w:bookmarkStart w:id="0" w:name="mid"/>
      <w:tr>
        <w:tc>
          <w:tcPr>
            <w:vMerge/>
          </w:tcPr>
          <w:p>
            <w:r>
              <w:t xml:space="preserve">b</w:t>
            </w:r>
          </w:p>
        </w:tc>
      </w:tr>
    </w:tbl>
    <w:p>
      <w:r>
        <w:t xml:space="preserve">Empty table:</w:t>
      </w:r>
    </w:p>
    <w:tbl>
      <w:tblPr/>
    </w:tbl>
    <w:p>
      <w:r>
        <w:t xml:space="preserve">End.</w:t>
      </w:r>
    </w:p>
    <w:sectPr/>
  </w:body>
</w:document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 xmlns:wps="http://schemas.microsoft.com/office/word/2010/wordprocessingShape" xmlns:w14="http://schemas.microsoft.com/office/word/2010/wordml" mc:Ignorable="w14">
  <w:style w:type="paragraph" w:styleId="Normal">
    <w:name w:val="Normal"/>
  </w:style>
  <w:style w:type="paragraph" w:styleId="Title">
    <w:name w:val="Title"/>
  </w:style>
  <w:style w:type="paragraph" w:styleId="ListParagraph">
    <w:name w:val="List Paragraph"/>
  </w:style>
  <w:style w:type="paragraph" w:styleId="ListBullet">
    <w:name w:val="List Bullet"/>
  </w:style>
  <w:style w:type="paragraph" w:styleId="FootnoteText">
    <w:name w:val="footnote text"/>
  </w:style>
  <w:style w:type="character" w:styleId="FootnoteReference">
    <w:name w:val="footnote reference"/>
  </w:style>
  <w:style w:type="character" w:styleId="Strong">
    <w:name w:val="Strong"/>
  </w:style>
  <w:style w:type="character" w:styleId="Hyperlink">
    <w:name w:val="Hyperlink"/>
  </w:style>
  <w:style w:type="table" w:styleId="TableGrid">
    <w:name w:val="Table Grid"/>
  </w:style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  <w:style w:type="paragraph" w:styleId="Heading4">
    <w:name w:val="heading 4"/>
  </w:style>
  <w:style w:type="paragraph" w:styleId="Heading5">
    <w:name w:val="heading 5"/>
  </w:style>
  <w:style w:type="paragraph" w:styleId="Heading6">
    <w:name w:val="heading 6"/>
  </w:style>
  <w:style w:type="paragraph" w:styleId="Heading7">
    <w:name w:val="heading 7"/>
  </w:style>
  <w:style w:type="paragraph" w:styleId="Heading8">
    <w:name w:val="heading 8"/>
  </w:style>
  <w:style w:type="paragraph" w:styleId="Heading9">
    <w:name w:val="heading 9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/Relationships>
</file>